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2"/>
        <w:widowControl w:val="0"/>
        <w:spacing w:after="0" w:before="74" w:line="424" w:lineRule="auto"/>
        <w:ind w:left="2016" w:right="1280" w:firstLine="894"/>
        <w:rPr>
          <w:b w:val="0"/>
          <w:sz w:val="28"/>
          <w:szCs w:val="28"/>
        </w:rPr>
      </w:pPr>
      <w:r w:rsidDel="00000000" w:rsidR="00000000" w:rsidRPr="00000000">
        <w:rPr>
          <w:b w:val="0"/>
          <w:sz w:val="28"/>
          <w:szCs w:val="28"/>
          <w:rtl w:val="0"/>
        </w:rPr>
        <w:t xml:space="preserve">Міністерство освіти і науки України Національний університет «Львівська політехніка»</w:t>
      </w:r>
    </w:p>
    <w:p w:rsidR="00000000" w:rsidDel="00000000" w:rsidP="00000000" w:rsidRDefault="00000000" w:rsidRPr="00000000" w14:paraId="00000002">
      <w:pPr>
        <w:widowControl w:val="0"/>
        <w:spacing w:after="0" w:line="240" w:lineRule="auto"/>
        <w:ind w:left="291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Кафедра систем штучного інтелекту</w:t>
      </w:r>
    </w:p>
    <w:p w:rsidR="00000000" w:rsidDel="00000000" w:rsidP="00000000" w:rsidRDefault="00000000" w:rsidRPr="00000000" w14:paraId="00000003">
      <w:pPr>
        <w:widowControl w:val="0"/>
        <w:spacing w:after="0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240" w:line="240" w:lineRule="auto"/>
        <w:jc w:val="center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/>
        <w:drawing>
          <wp:inline distB="0" distT="0" distL="0" distR="0">
            <wp:extent cx="2278171" cy="2278171"/>
            <wp:effectExtent b="0" l="0" r="0" t="0"/>
            <wp:docPr descr="Хроніки | Національний університет «Львівська політехніка»" id="5" name="image1.png"/>
            <a:graphic>
              <a:graphicData uri="http://schemas.openxmlformats.org/drawingml/2006/picture">
                <pic:pic>
                  <pic:nvPicPr>
                    <pic:cNvPr descr="Хроніки | Національний університет «Львівська політехніка»"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78171" cy="227817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widowControl w:val="0"/>
        <w:spacing w:after="0" w:before="10" w:line="240" w:lineRule="auto"/>
        <w:rPr>
          <w:rFonts w:ascii="Times New Roman" w:cs="Times New Roman" w:eastAsia="Times New Roman" w:hAnsi="Times New Roman"/>
          <w:sz w:val="39"/>
          <w:szCs w:val="3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Title"/>
        <w:keepNext w:val="0"/>
        <w:keepLines w:val="0"/>
        <w:widowControl w:val="0"/>
        <w:spacing w:after="0" w:before="0" w:line="240" w:lineRule="auto"/>
        <w:ind w:right="68"/>
        <w:jc w:val="center"/>
        <w:rPr>
          <w:rFonts w:ascii="Times New Roman" w:cs="Times New Roman" w:eastAsia="Times New Roman" w:hAnsi="Times New Roman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sz w:val="40"/>
          <w:szCs w:val="40"/>
          <w:rtl w:val="0"/>
        </w:rPr>
        <w:t xml:space="preserve">Звіт</w:t>
      </w:r>
    </w:p>
    <w:p w:rsidR="00000000" w:rsidDel="00000000" w:rsidP="00000000" w:rsidRDefault="00000000" w:rsidRPr="00000000" w14:paraId="00000007">
      <w:pPr>
        <w:pStyle w:val="Heading2"/>
        <w:widowControl w:val="0"/>
        <w:spacing w:after="0" w:before="200" w:lineRule="auto"/>
        <w:ind w:right="68"/>
        <w:jc w:val="center"/>
        <w:rPr>
          <w:b w:val="0"/>
          <w:sz w:val="28"/>
          <w:szCs w:val="28"/>
        </w:rPr>
      </w:pPr>
      <w:r w:rsidDel="00000000" w:rsidR="00000000" w:rsidRPr="00000000">
        <w:rPr>
          <w:b w:val="0"/>
          <w:sz w:val="28"/>
          <w:szCs w:val="28"/>
          <w:rtl w:val="0"/>
        </w:rPr>
        <w:t xml:space="preserve">про виконання</w:t>
      </w:r>
    </w:p>
    <w:p w:rsidR="00000000" w:rsidDel="00000000" w:rsidP="00000000" w:rsidRDefault="00000000" w:rsidRPr="00000000" w14:paraId="00000008">
      <w:pPr>
        <w:widowControl w:val="0"/>
        <w:spacing w:after="0" w:before="200" w:line="240" w:lineRule="auto"/>
        <w:ind w:left="113" w:firstLine="641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Лабораторних та практичних робіт №2</w:t>
      </w:r>
    </w:p>
    <w:p w:rsidR="00000000" w:rsidDel="00000000" w:rsidP="00000000" w:rsidRDefault="00000000" w:rsidRPr="00000000" w14:paraId="00000009">
      <w:pPr>
        <w:widowControl w:val="0"/>
        <w:spacing w:after="0" w:before="200" w:line="240" w:lineRule="auto"/>
        <w:ind w:right="68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з дисципліни: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«Мови та парадигми програмування»</w:t>
      </w:r>
    </w:p>
    <w:p w:rsidR="00000000" w:rsidDel="00000000" w:rsidP="00000000" w:rsidRDefault="00000000" w:rsidRPr="00000000" w14:paraId="0000000A">
      <w:pPr>
        <w:pStyle w:val="Heading2"/>
        <w:widowControl w:val="0"/>
        <w:tabs>
          <w:tab w:val="left" w:leader="none" w:pos="2518"/>
          <w:tab w:val="left" w:leader="none" w:pos="8583"/>
        </w:tabs>
        <w:spacing w:after="0" w:before="200" w:lineRule="auto"/>
        <w:ind w:right="68"/>
        <w:jc w:val="center"/>
        <w:rPr>
          <w:b w:val="0"/>
          <w:sz w:val="28"/>
          <w:szCs w:val="28"/>
        </w:rPr>
      </w:pPr>
      <w:r w:rsidDel="00000000" w:rsidR="00000000" w:rsidRPr="00000000">
        <w:rPr>
          <w:i w:val="1"/>
          <w:sz w:val="28"/>
          <w:szCs w:val="28"/>
          <w:rtl w:val="0"/>
        </w:rPr>
        <w:t xml:space="preserve">з розділу</w:t>
      </w:r>
      <w:r w:rsidDel="00000000" w:rsidR="00000000" w:rsidRPr="00000000">
        <w:rPr>
          <w:b w:val="0"/>
          <w:sz w:val="28"/>
          <w:szCs w:val="28"/>
          <w:rtl w:val="0"/>
        </w:rPr>
        <w:t xml:space="preserve">: «Лінійні та розгалужені алгоритми. Умовні оператори. Константи, змінні»</w:t>
      </w:r>
    </w:p>
    <w:p w:rsidR="00000000" w:rsidDel="00000000" w:rsidP="00000000" w:rsidRDefault="00000000" w:rsidRPr="00000000" w14:paraId="0000000B">
      <w:pPr>
        <w:widowControl w:val="0"/>
        <w:spacing w:after="0" w:line="240" w:lineRule="auto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widowControl w:val="0"/>
        <w:spacing w:after="0" w:line="240" w:lineRule="auto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widowControl w:val="0"/>
        <w:spacing w:after="0" w:line="240" w:lineRule="auto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widowControl w:val="0"/>
        <w:spacing w:after="0" w:before="2" w:line="240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widowControl w:val="0"/>
        <w:tabs>
          <w:tab w:val="left" w:leader="none" w:pos="8943"/>
          <w:tab w:val="left" w:leader="none" w:pos="9382"/>
        </w:tabs>
        <w:spacing w:after="0" w:line="388" w:lineRule="auto"/>
        <w:ind w:left="6929" w:right="116" w:firstLine="1508.9999999999998"/>
        <w:jc w:val="right"/>
        <w:rPr>
          <w:rFonts w:ascii="Times New Roman" w:cs="Times New Roman" w:eastAsia="Times New Roman" w:hAnsi="Times New Roman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Виконав):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студент групи ШІ-14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widowControl w:val="0"/>
        <w:tabs>
          <w:tab w:val="left" w:leader="none" w:pos="8943"/>
          <w:tab w:val="left" w:leader="none" w:pos="9382"/>
        </w:tabs>
        <w:spacing w:after="0" w:line="388" w:lineRule="auto"/>
        <w:ind w:left="5244.094488188976" w:right="116" w:firstLine="1515"/>
        <w:jc w:val="right"/>
        <w:rPr>
          <w:rFonts w:ascii="Times New Roman" w:cs="Times New Roman" w:eastAsia="Times New Roman" w:hAnsi="Times New Roman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u w:val="single"/>
          <w:rtl w:val="0"/>
        </w:rPr>
        <w:t xml:space="preserve">Сокаль Олег Ігорович</w:t>
      </w:r>
    </w:p>
    <w:p w:rsidR="00000000" w:rsidDel="00000000" w:rsidP="00000000" w:rsidRDefault="00000000" w:rsidRPr="00000000" w14:paraId="00000011">
      <w:pPr>
        <w:widowControl w:val="0"/>
        <w:tabs>
          <w:tab w:val="left" w:leader="none" w:pos="8943"/>
          <w:tab w:val="left" w:leader="none" w:pos="9382"/>
        </w:tabs>
        <w:spacing w:after="0" w:line="388" w:lineRule="auto"/>
        <w:ind w:left="6929" w:right="116" w:firstLine="1508.9999999999998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widowControl w:val="0"/>
        <w:spacing w:after="0" w:line="240" w:lineRule="auto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widowControl w:val="0"/>
        <w:spacing w:after="0" w:line="240" w:lineRule="auto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widowControl w:val="0"/>
        <w:spacing w:after="0" w:line="240" w:lineRule="auto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widowControl w:val="0"/>
        <w:spacing w:after="0" w:before="10" w:line="240" w:lineRule="auto"/>
        <w:rPr>
          <w:rFonts w:ascii="Times New Roman" w:cs="Times New Roman" w:eastAsia="Times New Roman" w:hAnsi="Times New Roman"/>
          <w:sz w:val="39"/>
          <w:szCs w:val="3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widowControl w:val="0"/>
        <w:spacing w:after="0" w:line="240" w:lineRule="auto"/>
        <w:ind w:right="68"/>
        <w:jc w:val="center"/>
        <w:rPr>
          <w:rFonts w:ascii="Times New Roman" w:cs="Times New Roman" w:eastAsia="Times New Roman" w:hAnsi="Times New Roman"/>
          <w:sz w:val="28"/>
          <w:szCs w:val="28"/>
        </w:rPr>
        <w:sectPr>
          <w:pgSz w:h="16838" w:w="11906" w:orient="portrait"/>
          <w:pgMar w:bottom="850" w:top="850" w:left="1417" w:right="850" w:header="708" w:footer="708"/>
          <w:pgNumType w:start="1"/>
        </w:sect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Львів 2023</w:t>
      </w:r>
    </w:p>
    <w:p w:rsidR="00000000" w:rsidDel="00000000" w:rsidP="00000000" w:rsidRDefault="00000000" w:rsidRPr="00000000" w14:paraId="00000017">
      <w:pPr>
        <w:pStyle w:val="Heading1"/>
        <w:widowControl w:val="0"/>
        <w:spacing w:after="0" w:before="74" w:lineRule="auto"/>
        <w:ind w:left="113" w:firstLine="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Тема роботи:</w:t>
      </w:r>
    </w:p>
    <w:p w:rsidR="00000000" w:rsidDel="00000000" w:rsidP="00000000" w:rsidRDefault="00000000" w:rsidRPr="00000000" w14:paraId="00000018">
      <w:pPr>
        <w:pStyle w:val="Heading2"/>
        <w:widowControl w:val="0"/>
        <w:spacing w:after="0" w:before="200" w:lineRule="auto"/>
        <w:ind w:right="68"/>
        <w:jc w:val="center"/>
        <w:rPr>
          <w:b w:val="0"/>
          <w:sz w:val="24"/>
          <w:szCs w:val="24"/>
        </w:rPr>
      </w:pPr>
      <w:bookmarkStart w:colFirst="0" w:colLast="0" w:name="_ug0hk9sk7mss" w:id="0"/>
      <w:bookmarkEnd w:id="0"/>
      <w:r w:rsidDel="00000000" w:rsidR="00000000" w:rsidRPr="00000000">
        <w:rPr>
          <w:b w:val="0"/>
          <w:sz w:val="28"/>
          <w:szCs w:val="28"/>
          <w:rtl w:val="0"/>
        </w:rPr>
        <w:t xml:space="preserve">Лінійні та розгалужені алгоритми. Умовні оператори. Константи, змінні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widowControl w:val="0"/>
        <w:spacing w:after="0" w:before="5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Style w:val="Heading1"/>
        <w:widowControl w:val="0"/>
        <w:spacing w:after="0" w:lineRule="auto"/>
        <w:ind w:left="113" w:firstLine="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Мета роботи:</w:t>
      </w:r>
    </w:p>
    <w:p w:rsidR="00000000" w:rsidDel="00000000" w:rsidP="00000000" w:rsidRDefault="00000000" w:rsidRPr="00000000" w14:paraId="0000001B">
      <w:pPr>
        <w:widowControl w:val="0"/>
        <w:spacing w:after="0" w:before="56"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Деталі по меті робіт</w:t>
      </w:r>
    </w:p>
    <w:p w:rsidR="00000000" w:rsidDel="00000000" w:rsidP="00000000" w:rsidRDefault="00000000" w:rsidRPr="00000000" w14:paraId="0000001C">
      <w:pPr>
        <w:widowControl w:val="0"/>
        <w:spacing w:after="0" w:before="5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Style w:val="Heading1"/>
        <w:widowControl w:val="0"/>
        <w:spacing w:after="0" w:lineRule="auto"/>
        <w:ind w:left="113" w:firstLine="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Теоретичні відомості:</w:t>
      </w:r>
    </w:p>
    <w:p w:rsidR="00000000" w:rsidDel="00000000" w:rsidP="00000000" w:rsidRDefault="00000000" w:rsidRPr="00000000" w14:paraId="0000001E">
      <w:pPr>
        <w:widowControl w:val="0"/>
        <w:numPr>
          <w:ilvl w:val="0"/>
          <w:numId w:val="2"/>
        </w:numPr>
        <w:tabs>
          <w:tab w:val="left" w:leader="none" w:pos="834"/>
        </w:tabs>
        <w:spacing w:after="0" w:before="55" w:line="240" w:lineRule="auto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Теоретичні відомості з переліком важливих тем:</w:t>
      </w:r>
    </w:p>
    <w:p w:rsidR="00000000" w:rsidDel="00000000" w:rsidP="00000000" w:rsidRDefault="00000000" w:rsidRPr="00000000" w14:paraId="0000001F">
      <w:pPr>
        <w:widowControl w:val="0"/>
        <w:numPr>
          <w:ilvl w:val="0"/>
          <w:numId w:val="3"/>
        </w:numPr>
        <w:tabs>
          <w:tab w:val="left" w:leader="none" w:pos="833"/>
          <w:tab w:val="left" w:leader="none" w:pos="834"/>
        </w:tabs>
        <w:spacing w:after="0" w:line="240" w:lineRule="auto"/>
        <w:ind w:left="834" w:hanging="360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1. John Black - Epic 2 Task 1 - Theory Education Activities</w:t>
      </w:r>
    </w:p>
    <w:p w:rsidR="00000000" w:rsidDel="00000000" w:rsidP="00000000" w:rsidRDefault="00000000" w:rsidRPr="00000000" w14:paraId="00000020">
      <w:pPr>
        <w:widowControl w:val="0"/>
        <w:numPr>
          <w:ilvl w:val="0"/>
          <w:numId w:val="3"/>
        </w:numPr>
        <w:tabs>
          <w:tab w:val="left" w:leader="none" w:pos="833"/>
          <w:tab w:val="left" w:leader="none" w:pos="834"/>
        </w:tabs>
        <w:spacing w:after="0" w:line="240" w:lineRule="auto"/>
        <w:ind w:left="834" w:hanging="360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2. John Black - Epic 1 Task 2 - Requirements management (understand tasks) and design activities (draw flow diagrams and estimate tasks 3-7)</w:t>
      </w:r>
    </w:p>
    <w:p w:rsidR="00000000" w:rsidDel="00000000" w:rsidP="00000000" w:rsidRDefault="00000000" w:rsidRPr="00000000" w14:paraId="00000021">
      <w:pPr>
        <w:widowControl w:val="0"/>
        <w:numPr>
          <w:ilvl w:val="0"/>
          <w:numId w:val="3"/>
        </w:numPr>
        <w:tabs>
          <w:tab w:val="left" w:leader="none" w:pos="833"/>
          <w:tab w:val="left" w:leader="none" w:pos="834"/>
        </w:tabs>
        <w:spacing w:after="0" w:line="240" w:lineRule="auto"/>
        <w:ind w:left="834" w:hanging="360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3. John Black - Epic 2 Task 3 - Lab# programming: VNS Lab 1 Task 1</w:t>
      </w:r>
    </w:p>
    <w:p w:rsidR="00000000" w:rsidDel="00000000" w:rsidP="00000000" w:rsidRDefault="00000000" w:rsidRPr="00000000" w14:paraId="00000022">
      <w:pPr>
        <w:widowControl w:val="0"/>
        <w:numPr>
          <w:ilvl w:val="0"/>
          <w:numId w:val="3"/>
        </w:numPr>
        <w:tabs>
          <w:tab w:val="left" w:leader="none" w:pos="833"/>
          <w:tab w:val="left" w:leader="none" w:pos="834"/>
        </w:tabs>
        <w:spacing w:after="0" w:line="240" w:lineRule="auto"/>
        <w:ind w:left="834" w:hanging="360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4. John Black - Epic 2 Task 4 - Lab# programming: VNS Lab 1 Task 2</w:t>
      </w:r>
    </w:p>
    <w:p w:rsidR="00000000" w:rsidDel="00000000" w:rsidP="00000000" w:rsidRDefault="00000000" w:rsidRPr="00000000" w14:paraId="00000023">
      <w:pPr>
        <w:widowControl w:val="0"/>
        <w:numPr>
          <w:ilvl w:val="0"/>
          <w:numId w:val="3"/>
        </w:numPr>
        <w:tabs>
          <w:tab w:val="left" w:leader="none" w:pos="833"/>
          <w:tab w:val="left" w:leader="none" w:pos="834"/>
        </w:tabs>
        <w:spacing w:after="0" w:line="240" w:lineRule="auto"/>
        <w:ind w:left="834" w:hanging="360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5. John Black - Epic 2 Task 5 - Lab# programming: VNS Lab 2 Task 1</w:t>
      </w:r>
    </w:p>
    <w:p w:rsidR="00000000" w:rsidDel="00000000" w:rsidP="00000000" w:rsidRDefault="00000000" w:rsidRPr="00000000" w14:paraId="00000024">
      <w:pPr>
        <w:widowControl w:val="0"/>
        <w:numPr>
          <w:ilvl w:val="0"/>
          <w:numId w:val="3"/>
        </w:numPr>
        <w:tabs>
          <w:tab w:val="left" w:leader="none" w:pos="833"/>
          <w:tab w:val="left" w:leader="none" w:pos="834"/>
        </w:tabs>
        <w:spacing w:after="0" w:line="240" w:lineRule="auto"/>
        <w:ind w:left="834" w:hanging="360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6. John Black - Epic 2 Task 6 - Lab# programming: Algotester Lab 1 Task 1</w:t>
      </w:r>
    </w:p>
    <w:p w:rsidR="00000000" w:rsidDel="00000000" w:rsidP="00000000" w:rsidRDefault="00000000" w:rsidRPr="00000000" w14:paraId="00000025">
      <w:pPr>
        <w:widowControl w:val="0"/>
        <w:numPr>
          <w:ilvl w:val="0"/>
          <w:numId w:val="3"/>
        </w:numPr>
        <w:tabs>
          <w:tab w:val="left" w:leader="none" w:pos="833"/>
          <w:tab w:val="left" w:leader="none" w:pos="834"/>
        </w:tabs>
        <w:spacing w:after="0" w:line="240" w:lineRule="auto"/>
        <w:ind w:left="834" w:hanging="360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7. John Black - Epic 2 Task 7 - Lab# programming: Algotester Lab 2 Task 1</w:t>
      </w:r>
    </w:p>
    <w:p w:rsidR="00000000" w:rsidDel="00000000" w:rsidP="00000000" w:rsidRDefault="00000000" w:rsidRPr="00000000" w14:paraId="00000026">
      <w:pPr>
        <w:widowControl w:val="0"/>
        <w:numPr>
          <w:ilvl w:val="0"/>
          <w:numId w:val="3"/>
        </w:numPr>
        <w:tabs>
          <w:tab w:val="left" w:leader="none" w:pos="833"/>
          <w:tab w:val="left" w:leader="none" w:pos="834"/>
        </w:tabs>
        <w:spacing w:after="0" w:line="240" w:lineRule="auto"/>
        <w:ind w:left="834" w:hanging="360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8. John Black - Epic 2 Task 8 - Practice# programming: Class Practice Task</w:t>
      </w:r>
    </w:p>
    <w:p w:rsidR="00000000" w:rsidDel="00000000" w:rsidP="00000000" w:rsidRDefault="00000000" w:rsidRPr="00000000" w14:paraId="00000027">
      <w:pPr>
        <w:widowControl w:val="0"/>
        <w:numPr>
          <w:ilvl w:val="0"/>
          <w:numId w:val="3"/>
        </w:numPr>
        <w:tabs>
          <w:tab w:val="left" w:leader="none" w:pos="833"/>
          <w:tab w:val="left" w:leader="none" w:pos="834"/>
        </w:tabs>
        <w:spacing w:after="0" w:line="240" w:lineRule="auto"/>
        <w:ind w:left="834" w:hanging="360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9. John Black - Epic 2 Task 9  - Practice# programming:  Self Practice Task</w:t>
      </w:r>
    </w:p>
    <w:p w:rsidR="00000000" w:rsidDel="00000000" w:rsidP="00000000" w:rsidRDefault="00000000" w:rsidRPr="00000000" w14:paraId="00000028">
      <w:pPr>
        <w:widowControl w:val="0"/>
        <w:numPr>
          <w:ilvl w:val="0"/>
          <w:numId w:val="3"/>
        </w:numPr>
        <w:tabs>
          <w:tab w:val="left" w:leader="none" w:pos="833"/>
          <w:tab w:val="left" w:leader="none" w:pos="834"/>
        </w:tabs>
        <w:spacing w:after="0" w:line="240" w:lineRule="auto"/>
        <w:ind w:left="834" w:hanging="360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10. John Black - Epic 2 Task 10  - Result Documentation Report and Outcomes Placement Activities (Docs an Programs on GitHub)</w:t>
      </w:r>
    </w:p>
    <w:p w:rsidR="00000000" w:rsidDel="00000000" w:rsidP="00000000" w:rsidRDefault="00000000" w:rsidRPr="00000000" w14:paraId="00000029">
      <w:pPr>
        <w:widowControl w:val="0"/>
        <w:numPr>
          <w:ilvl w:val="0"/>
          <w:numId w:val="3"/>
        </w:numPr>
        <w:spacing w:after="0" w:line="240" w:lineRule="auto"/>
        <w:ind w:left="834" w:hanging="360"/>
        <w:sectPr>
          <w:type w:val="nextPage"/>
          <w:pgSz w:h="16838" w:w="11906" w:orient="portrait"/>
          <w:pgMar w:bottom="1280" w:top="1060" w:left="1020" w:right="680" w:header="0" w:footer="1092"/>
        </w:sect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11. John Black - Epic 2 Task 11 - Results Evaluation and Release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Style w:val="Heading1"/>
        <w:widowControl w:val="0"/>
        <w:spacing w:after="0" w:lineRule="auto"/>
        <w:ind w:left="113" w:firstLine="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Виконання роботи:</w:t>
      </w:r>
    </w:p>
    <w:p w:rsidR="00000000" w:rsidDel="00000000" w:rsidP="00000000" w:rsidRDefault="00000000" w:rsidRPr="00000000" w14:paraId="0000002B">
      <w:pPr>
        <w:pStyle w:val="Heading3"/>
        <w:keepNext w:val="0"/>
        <w:keepLines w:val="0"/>
        <w:widowControl w:val="0"/>
        <w:numPr>
          <w:ilvl w:val="0"/>
          <w:numId w:val="1"/>
        </w:numPr>
        <w:tabs>
          <w:tab w:val="left" w:leader="none" w:pos="833"/>
          <w:tab w:val="left" w:leader="none" w:pos="834"/>
        </w:tabs>
        <w:spacing w:after="0" w:before="95" w:line="240" w:lineRule="auto"/>
        <w:ind w:left="834" w:hanging="721"/>
      </w:pPr>
      <w:bookmarkStart w:colFirst="0" w:colLast="0" w:name="_aitnhy42yxoj" w:id="1"/>
      <w:bookmarkEnd w:id="1"/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Опрацювання завдання та вимог до програм та середовища:</w:t>
      </w:r>
    </w:p>
    <w:p w:rsidR="00000000" w:rsidDel="00000000" w:rsidP="00000000" w:rsidRDefault="00000000" w:rsidRPr="00000000" w14:paraId="0000002C">
      <w:pPr>
        <w:widowControl w:val="0"/>
        <w:tabs>
          <w:tab w:val="left" w:leader="none" w:pos="1629"/>
        </w:tabs>
        <w:spacing w:after="0" w:before="45"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 3  Lab# programming: VNS Lab 1 Task 1 &amp;&amp; Завдання №4 Lab# programming: VNS Lab 1 Task 2</w:t>
      </w:r>
    </w:p>
    <w:p w:rsidR="00000000" w:rsidDel="00000000" w:rsidP="00000000" w:rsidRDefault="00000000" w:rsidRPr="00000000" w14:paraId="0000002D">
      <w:pPr>
        <w:widowControl w:val="0"/>
        <w:tabs>
          <w:tab w:val="left" w:leader="none" w:pos="1629"/>
        </w:tabs>
        <w:spacing w:after="0" w:before="45"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widowControl w:val="0"/>
        <w:tabs>
          <w:tab w:val="left" w:leader="none" w:pos="1629"/>
        </w:tabs>
        <w:spacing w:after="0" w:before="45"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widowControl w:val="0"/>
        <w:numPr>
          <w:ilvl w:val="1"/>
          <w:numId w:val="1"/>
        </w:numPr>
        <w:tabs>
          <w:tab w:val="left" w:leader="none" w:pos="833"/>
          <w:tab w:val="left" w:leader="none" w:pos="834"/>
        </w:tabs>
        <w:spacing w:after="0" w:before="41" w:line="240" w:lineRule="auto"/>
        <w:ind w:left="834" w:hanging="361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17  варіант </w:t>
      </w:r>
    </w:p>
    <w:p w:rsidR="00000000" w:rsidDel="00000000" w:rsidP="00000000" w:rsidRDefault="00000000" w:rsidRPr="00000000" w14:paraId="00000030">
      <w:pPr>
        <w:widowControl w:val="0"/>
        <w:numPr>
          <w:ilvl w:val="1"/>
          <w:numId w:val="1"/>
        </w:numPr>
        <w:tabs>
          <w:tab w:val="left" w:leader="none" w:pos="833"/>
          <w:tab w:val="left" w:leader="none" w:pos="834"/>
        </w:tabs>
        <w:spacing w:after="0" w:before="41" w:line="240" w:lineRule="auto"/>
        <w:ind w:left="-425.1968503937008" w:hanging="360.00000000000006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120455" cy="2743200"/>
            <wp:effectExtent b="0" l="0" r="0" t="0"/>
            <wp:docPr id="1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455" cy="274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widowControl w:val="0"/>
        <w:tabs>
          <w:tab w:val="left" w:leader="none" w:pos="833"/>
          <w:tab w:val="left" w:leader="none" w:pos="834"/>
        </w:tabs>
        <w:spacing w:after="0" w:before="41" w:line="240" w:lineRule="auto"/>
        <w:ind w:left="114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widowControl w:val="0"/>
        <w:tabs>
          <w:tab w:val="left" w:leader="none" w:pos="833"/>
          <w:tab w:val="left" w:leader="none" w:pos="834"/>
        </w:tabs>
        <w:spacing w:after="0" w:before="41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widowControl w:val="0"/>
        <w:tabs>
          <w:tab w:val="left" w:leader="none" w:pos="833"/>
          <w:tab w:val="left" w:leader="none" w:pos="834"/>
        </w:tabs>
        <w:spacing w:after="0" w:before="41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widowControl w:val="0"/>
        <w:tabs>
          <w:tab w:val="left" w:leader="none" w:pos="833"/>
          <w:tab w:val="left" w:leader="none" w:pos="834"/>
        </w:tabs>
        <w:spacing w:after="0" w:before="41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widowControl w:val="0"/>
        <w:numPr>
          <w:ilvl w:val="1"/>
          <w:numId w:val="1"/>
        </w:numPr>
        <w:tabs>
          <w:tab w:val="left" w:leader="none" w:pos="833"/>
          <w:tab w:val="left" w:leader="none" w:pos="834"/>
          <w:tab w:val="left" w:leader="none" w:pos="1629"/>
        </w:tabs>
        <w:spacing w:after="0" w:line="240" w:lineRule="auto"/>
        <w:ind w:left="113" w:right="3501" w:firstLine="360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№5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Lab# programming: VNS Lab 1 Task 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widowControl w:val="0"/>
        <w:numPr>
          <w:ilvl w:val="1"/>
          <w:numId w:val="1"/>
        </w:numPr>
        <w:tabs>
          <w:tab w:val="left" w:leader="none" w:pos="833"/>
          <w:tab w:val="left" w:leader="none" w:pos="834"/>
        </w:tabs>
        <w:spacing w:after="0" w:before="42" w:line="240" w:lineRule="auto"/>
        <w:ind w:left="834" w:hanging="361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19 варіант</w:t>
      </w:r>
    </w:p>
    <w:p w:rsidR="00000000" w:rsidDel="00000000" w:rsidP="00000000" w:rsidRDefault="00000000" w:rsidRPr="00000000" w14:paraId="00000037">
      <w:pPr>
        <w:widowControl w:val="0"/>
        <w:numPr>
          <w:ilvl w:val="1"/>
          <w:numId w:val="1"/>
        </w:numPr>
        <w:tabs>
          <w:tab w:val="left" w:leader="none" w:pos="833"/>
          <w:tab w:val="left" w:leader="none" w:pos="-726.9999999999999"/>
        </w:tabs>
        <w:spacing w:after="0" w:line="240" w:lineRule="auto"/>
        <w:ind w:left="-425.19685039370086" w:hanging="360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120455" cy="8382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455" cy="83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widowControl w:val="0"/>
        <w:numPr>
          <w:ilvl w:val="1"/>
          <w:numId w:val="1"/>
        </w:numPr>
        <w:tabs>
          <w:tab w:val="left" w:leader="none" w:pos="833"/>
          <w:tab w:val="left" w:leader="none" w:pos="834"/>
          <w:tab w:val="left" w:leader="none" w:pos="1629"/>
        </w:tabs>
        <w:spacing w:after="0" w:line="240" w:lineRule="auto"/>
        <w:ind w:left="113" w:right="-559.7244094488178" w:firstLine="360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Завдання №6 Lab# programming: Algotester Lab 1 Task 1</w:t>
      </w:r>
    </w:p>
    <w:p w:rsidR="00000000" w:rsidDel="00000000" w:rsidP="00000000" w:rsidRDefault="00000000" w:rsidRPr="00000000" w14:paraId="00000039">
      <w:pPr>
        <w:widowControl w:val="0"/>
        <w:numPr>
          <w:ilvl w:val="1"/>
          <w:numId w:val="1"/>
        </w:numPr>
        <w:tabs>
          <w:tab w:val="left" w:leader="none" w:pos="833"/>
          <w:tab w:val="left" w:leader="none" w:pos="834"/>
        </w:tabs>
        <w:spacing w:after="0" w:before="41" w:line="240" w:lineRule="auto"/>
        <w:ind w:left="834" w:hanging="361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1v1</w:t>
      </w:r>
    </w:p>
    <w:p w:rsidR="00000000" w:rsidDel="00000000" w:rsidP="00000000" w:rsidRDefault="00000000" w:rsidRPr="00000000" w14:paraId="0000003A">
      <w:pPr>
        <w:widowControl w:val="0"/>
        <w:numPr>
          <w:ilvl w:val="1"/>
          <w:numId w:val="1"/>
        </w:numPr>
        <w:tabs>
          <w:tab w:val="left" w:leader="none" w:pos="833"/>
          <w:tab w:val="left" w:leader="none" w:pos="834"/>
        </w:tabs>
        <w:spacing w:after="0" w:line="240" w:lineRule="auto"/>
        <w:ind w:left="834" w:hanging="361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hyperlink r:id="rId9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https://drive.google.com/drive/u/0/folders/1rywFoh9PJBgf_vJn5EwSyo0Ywo7BvtI3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widowControl w:val="0"/>
        <w:tabs>
          <w:tab w:val="left" w:leader="none" w:pos="833"/>
          <w:tab w:val="left" w:leader="none" w:pos="834"/>
        </w:tabs>
        <w:spacing w:after="0" w:before="42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widowControl w:val="0"/>
        <w:numPr>
          <w:ilvl w:val="1"/>
          <w:numId w:val="1"/>
        </w:numPr>
        <w:tabs>
          <w:tab w:val="left" w:leader="none" w:pos="833"/>
          <w:tab w:val="left" w:leader="none" w:pos="834"/>
          <w:tab w:val="left" w:leader="none" w:pos="1629"/>
        </w:tabs>
        <w:spacing w:after="0" w:line="240" w:lineRule="auto"/>
        <w:ind w:left="113" w:right="1991.4566929133866" w:firstLine="360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№7</w:t>
        <w:tab/>
        <w:t xml:space="preserve">Lab# programming: Algotester Lab 2 Task 2</w:t>
      </w:r>
    </w:p>
    <w:p w:rsidR="00000000" w:rsidDel="00000000" w:rsidP="00000000" w:rsidRDefault="00000000" w:rsidRPr="00000000" w14:paraId="0000003D">
      <w:pPr>
        <w:widowControl w:val="0"/>
        <w:numPr>
          <w:ilvl w:val="1"/>
          <w:numId w:val="1"/>
        </w:numPr>
        <w:tabs>
          <w:tab w:val="left" w:leader="none" w:pos="833"/>
          <w:tab w:val="left" w:leader="none" w:pos="834"/>
        </w:tabs>
        <w:spacing w:after="0" w:before="42" w:line="240" w:lineRule="auto"/>
        <w:ind w:left="834" w:hanging="361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2v2 </w:t>
      </w:r>
    </w:p>
    <w:p w:rsidR="00000000" w:rsidDel="00000000" w:rsidP="00000000" w:rsidRDefault="00000000" w:rsidRPr="00000000" w14:paraId="0000003E">
      <w:pPr>
        <w:widowControl w:val="0"/>
        <w:numPr>
          <w:ilvl w:val="1"/>
          <w:numId w:val="1"/>
        </w:numPr>
        <w:tabs>
          <w:tab w:val="left" w:leader="none" w:pos="833"/>
          <w:tab w:val="left" w:leader="none" w:pos="834"/>
        </w:tabs>
        <w:spacing w:after="0" w:before="42" w:line="240" w:lineRule="auto"/>
        <w:ind w:left="834" w:hanging="361"/>
        <w:rPr>
          <w:rFonts w:ascii="Times New Roman" w:cs="Times New Roman" w:eastAsia="Times New Roman" w:hAnsi="Times New Roman"/>
          <w:sz w:val="24"/>
          <w:szCs w:val="24"/>
          <w:u w:val="none"/>
        </w:rPr>
      </w:pPr>
      <w:hyperlink r:id="rId10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https://drive.google.com/drive/u/0/folders/1rywFoh9PJBgf_vJn5EwSyo0Ywo7BvtI3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widowControl w:val="0"/>
        <w:tabs>
          <w:tab w:val="left" w:leader="none" w:pos="833"/>
          <w:tab w:val="left" w:leader="none" w:pos="834"/>
        </w:tabs>
        <w:spacing w:after="0" w:before="42" w:line="240" w:lineRule="auto"/>
        <w:ind w:left="834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40">
      <w:pPr>
        <w:widowControl w:val="0"/>
        <w:numPr>
          <w:ilvl w:val="1"/>
          <w:numId w:val="1"/>
        </w:numPr>
        <w:tabs>
          <w:tab w:val="left" w:leader="none" w:pos="833"/>
          <w:tab w:val="left" w:leader="none" w:pos="834"/>
          <w:tab w:val="left" w:leader="none" w:pos="1629"/>
        </w:tabs>
        <w:spacing w:after="0" w:line="240" w:lineRule="auto"/>
        <w:ind w:left="113" w:right="1849.7244094488196" w:firstLine="360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№8</w:t>
        <w:tab/>
        <w:t xml:space="preserve">Practice# programming: Class Practice Task</w:t>
      </w:r>
    </w:p>
    <w:p w:rsidR="00000000" w:rsidDel="00000000" w:rsidP="00000000" w:rsidRDefault="00000000" w:rsidRPr="00000000" w14:paraId="00000041">
      <w:pPr>
        <w:widowControl w:val="0"/>
        <w:numPr>
          <w:ilvl w:val="1"/>
          <w:numId w:val="1"/>
        </w:numPr>
        <w:tabs>
          <w:tab w:val="left" w:leader="none" w:pos="833"/>
          <w:tab w:val="left" w:leader="none" w:pos="834"/>
        </w:tabs>
        <w:spacing w:after="0" w:before="42" w:line="240" w:lineRule="auto"/>
        <w:ind w:left="834" w:hanging="361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epic 3-цикли</w:t>
      </w:r>
    </w:p>
    <w:p w:rsidR="00000000" w:rsidDel="00000000" w:rsidP="00000000" w:rsidRDefault="00000000" w:rsidRPr="00000000" w14:paraId="00000042">
      <w:pPr>
        <w:widowControl w:val="0"/>
        <w:numPr>
          <w:ilvl w:val="1"/>
          <w:numId w:val="1"/>
        </w:numPr>
        <w:tabs>
          <w:tab w:val="left" w:leader="none" w:pos="833"/>
          <w:tab w:val="left" w:leader="none" w:pos="834"/>
        </w:tabs>
        <w:spacing w:after="0" w:before="42" w:line="240" w:lineRule="auto"/>
        <w:ind w:left="834" w:hanging="361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телеграм</w:t>
      </w:r>
    </w:p>
    <w:p w:rsidR="00000000" w:rsidDel="00000000" w:rsidP="00000000" w:rsidRDefault="00000000" w:rsidRPr="00000000" w14:paraId="00000043">
      <w:pPr>
        <w:widowControl w:val="0"/>
        <w:numPr>
          <w:ilvl w:val="1"/>
          <w:numId w:val="1"/>
        </w:numPr>
        <w:tabs>
          <w:tab w:val="left" w:leader="none" w:pos="833"/>
          <w:tab w:val="left" w:leader="none" w:pos="834"/>
        </w:tabs>
        <w:spacing w:after="0" w:before="42" w:line="240" w:lineRule="auto"/>
        <w:ind w:left="834" w:hanging="361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widowControl w:val="0"/>
        <w:numPr>
          <w:ilvl w:val="1"/>
          <w:numId w:val="1"/>
        </w:numPr>
        <w:tabs>
          <w:tab w:val="left" w:leader="none" w:pos="833"/>
          <w:tab w:val="left" w:leader="none" w:pos="834"/>
          <w:tab w:val="left" w:leader="none" w:pos="1629"/>
        </w:tabs>
        <w:spacing w:after="0" w:line="240" w:lineRule="auto"/>
        <w:ind w:left="113" w:right="2274.921259842521" w:firstLine="360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№9</w:t>
        <w:tab/>
        <w:t xml:space="preserve">Practice# programming:  Self Practice Task</w:t>
      </w:r>
    </w:p>
    <w:p w:rsidR="00000000" w:rsidDel="00000000" w:rsidP="00000000" w:rsidRDefault="00000000" w:rsidRPr="00000000" w14:paraId="00000045">
      <w:pPr>
        <w:widowControl w:val="0"/>
        <w:numPr>
          <w:ilvl w:val="1"/>
          <w:numId w:val="1"/>
        </w:numPr>
        <w:tabs>
          <w:tab w:val="left" w:leader="none" w:pos="833"/>
          <w:tab w:val="left" w:leader="none" w:pos="834"/>
        </w:tabs>
        <w:spacing w:after="0" w:before="42" w:line="240" w:lineRule="auto"/>
        <w:ind w:left="834" w:hanging="361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алготестер</w:t>
      </w:r>
    </w:p>
    <w:p w:rsidR="00000000" w:rsidDel="00000000" w:rsidP="00000000" w:rsidRDefault="00000000" w:rsidRPr="00000000" w14:paraId="00000046">
      <w:pPr>
        <w:widowControl w:val="0"/>
        <w:numPr>
          <w:ilvl w:val="1"/>
          <w:numId w:val="1"/>
        </w:numPr>
        <w:tabs>
          <w:tab w:val="left" w:leader="none" w:pos="833"/>
          <w:tab w:val="left" w:leader="none" w:pos="834"/>
        </w:tabs>
        <w:spacing w:after="0" w:before="42" w:line="240" w:lineRule="auto"/>
        <w:ind w:left="834" w:hanging="361"/>
      </w:pPr>
      <w:hyperlink r:id="rId11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https://algotester.com/uk/ArchiveProblem/DisplayWithFile/40795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47">
      <w:pPr>
        <w:widowControl w:val="0"/>
        <w:tabs>
          <w:tab w:val="left" w:leader="none" w:pos="833"/>
          <w:tab w:val="left" w:leader="none" w:pos="834"/>
        </w:tabs>
        <w:spacing w:after="0" w:before="42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after="0" w:before="40" w:line="240" w:lineRule="auto"/>
        <w:rPr>
          <w:rFonts w:ascii="Times New Roman" w:cs="Times New Roman" w:eastAsia="Times New Roman" w:hAnsi="Times New Roman"/>
          <w:color w:val="00000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1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40" w:lineRule="auto"/>
        <w:ind w:left="1440" w:right="0" w:hanging="36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Код програм з посиланням на зовнішні ресурси:</w:t>
      </w:r>
    </w:p>
    <w:p w:rsidR="00000000" w:rsidDel="00000000" w:rsidP="00000000" w:rsidRDefault="00000000" w:rsidRPr="00000000" w14:paraId="0000004A">
      <w:pPr>
        <w:widowControl w:val="0"/>
        <w:tabs>
          <w:tab w:val="left" w:leader="none" w:pos="1629"/>
        </w:tabs>
        <w:spacing w:after="0" w:before="45" w:line="240" w:lineRule="auto"/>
        <w:ind w:left="113" w:firstLine="0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 3  Lab# programming: VNS Lab 1 Task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ce9178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04D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ce9178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&lt;cmath&gt;</w:t>
      </w:r>
    </w:p>
    <w:p w:rsidR="00000000" w:rsidDel="00000000" w:rsidP="00000000" w:rsidRDefault="00000000" w:rsidRPr="00000000" w14:paraId="0000004E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050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float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a,b,c,d;</w:t>
      </w:r>
    </w:p>
    <w:p w:rsidR="00000000" w:rsidDel="00000000" w:rsidP="00000000" w:rsidRDefault="00000000" w:rsidRPr="00000000" w14:paraId="00000051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1000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52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0.0001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53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d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pow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(b,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6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b)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/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pow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(b,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pow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(a,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));</w:t>
      </w:r>
    </w:p>
    <w:p w:rsidR="00000000" w:rsidDel="00000000" w:rsidP="00000000" w:rsidRDefault="00000000" w:rsidRPr="00000000" w14:paraId="00000054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c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d;</w:t>
      </w:r>
    </w:p>
    <w:p w:rsidR="00000000" w:rsidDel="00000000" w:rsidP="00000000" w:rsidRDefault="00000000" w:rsidRPr="00000000" w14:paraId="00000055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"результат виразу:%.50f"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, c);</w:t>
      </w:r>
    </w:p>
    <w:p w:rsidR="00000000" w:rsidDel="00000000" w:rsidP="00000000" w:rsidRDefault="00000000" w:rsidRPr="00000000" w14:paraId="00000056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57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58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after="0" w:before="40" w:line="240" w:lineRule="auto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</w:rPr>
        <w:drawing>
          <wp:inline distB="114300" distT="114300" distL="114300" distR="114300">
            <wp:extent cx="2562225" cy="6486525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6486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after="200" w:line="240" w:lineRule="auto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after="200" w:line="240" w:lineRule="auto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widowControl w:val="0"/>
        <w:tabs>
          <w:tab w:val="left" w:leader="none" w:pos="1629"/>
        </w:tabs>
        <w:spacing w:after="0" w:before="45"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№4 Lab# programming: VNS Lab 1 Task 2</w:t>
      </w:r>
    </w:p>
    <w:p w:rsidR="00000000" w:rsidDel="00000000" w:rsidP="00000000" w:rsidRDefault="00000000" w:rsidRPr="00000000" w14:paraId="0000005E">
      <w:pPr>
        <w:spacing w:after="20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ce9178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&lt;stdio.h&gt;</w:t>
      </w:r>
    </w:p>
    <w:p w:rsidR="00000000" w:rsidDel="00000000" w:rsidP="00000000" w:rsidRDefault="00000000" w:rsidRPr="00000000" w14:paraId="00000060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(){</w:t>
      </w:r>
    </w:p>
    <w:p w:rsidR="00000000" w:rsidDel="00000000" w:rsidP="00000000" w:rsidRDefault="00000000" w:rsidRPr="00000000" w14:paraId="00000061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float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n,m,result;</w:t>
      </w:r>
    </w:p>
    <w:p w:rsidR="00000000" w:rsidDel="00000000" w:rsidP="00000000" w:rsidRDefault="00000000" w:rsidRPr="00000000" w14:paraId="00000062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var;</w:t>
      </w:r>
    </w:p>
    <w:p w:rsidR="00000000" w:rsidDel="00000000" w:rsidP="00000000" w:rsidRDefault="00000000" w:rsidRPr="00000000" w14:paraId="00000063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"задача:(1,2,3)"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64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scanf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"%d"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var);</w:t>
      </w:r>
    </w:p>
    <w:p w:rsidR="00000000" w:rsidDel="00000000" w:rsidP="00000000" w:rsidRDefault="00000000" w:rsidRPr="00000000" w14:paraId="00000065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(var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066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"n:"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67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scanf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"%f"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n);</w:t>
      </w:r>
    </w:p>
    <w:p w:rsidR="00000000" w:rsidDel="00000000" w:rsidP="00000000" w:rsidRDefault="00000000" w:rsidRPr="00000000" w14:paraId="00000068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"m:"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69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scanf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"%f"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m);</w:t>
      </w:r>
    </w:p>
    <w:p w:rsidR="00000000" w:rsidDel="00000000" w:rsidP="00000000" w:rsidRDefault="00000000" w:rsidRPr="00000000" w14:paraId="0000006A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n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-=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6B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result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n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m;</w:t>
      </w:r>
    </w:p>
    <w:p w:rsidR="00000000" w:rsidDel="00000000" w:rsidP="00000000" w:rsidRDefault="00000000" w:rsidRPr="00000000" w14:paraId="0000006C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"результат виразу:%f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, result );</w:t>
      </w:r>
    </w:p>
    <w:p w:rsidR="00000000" w:rsidDel="00000000" w:rsidP="00000000" w:rsidRDefault="00000000" w:rsidRPr="00000000" w14:paraId="0000006D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6E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6F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(var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071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"n:"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72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scanf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"%f"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n);</w:t>
      </w:r>
    </w:p>
    <w:p w:rsidR="00000000" w:rsidDel="00000000" w:rsidP="00000000" w:rsidRDefault="00000000" w:rsidRPr="00000000" w14:paraId="00000073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"m:"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74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scanf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"%f"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m);</w:t>
      </w:r>
    </w:p>
    <w:p w:rsidR="00000000" w:rsidDel="00000000" w:rsidP="00000000" w:rsidRDefault="00000000" w:rsidRPr="00000000" w14:paraId="00000075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m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-=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76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(m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n){</w:t>
      </w:r>
    </w:p>
    <w:p w:rsidR="00000000" w:rsidDel="00000000" w:rsidP="00000000" w:rsidRDefault="00000000" w:rsidRPr="00000000" w14:paraId="00000077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"TRUE!"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78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79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7A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(m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n){</w:t>
      </w:r>
    </w:p>
    <w:p w:rsidR="00000000" w:rsidDel="00000000" w:rsidP="00000000" w:rsidRDefault="00000000" w:rsidRPr="00000000" w14:paraId="0000007B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"FALSE!"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7C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7D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7E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7F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(var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080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"n:"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81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scanf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"%f"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n);</w:t>
      </w:r>
    </w:p>
    <w:p w:rsidR="00000000" w:rsidDel="00000000" w:rsidP="00000000" w:rsidRDefault="00000000" w:rsidRPr="00000000" w14:paraId="00000082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"m:"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83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scanf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"%f"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m);</w:t>
      </w:r>
    </w:p>
    <w:p w:rsidR="00000000" w:rsidDel="00000000" w:rsidP="00000000" w:rsidRDefault="00000000" w:rsidRPr="00000000" w14:paraId="00000084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n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+=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85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(m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n){</w:t>
      </w:r>
    </w:p>
    <w:p w:rsidR="00000000" w:rsidDel="00000000" w:rsidP="00000000" w:rsidRDefault="00000000" w:rsidRPr="00000000" w14:paraId="00000086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"TRUE!"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87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88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89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(m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n){</w:t>
      </w:r>
    </w:p>
    <w:p w:rsidR="00000000" w:rsidDel="00000000" w:rsidP="00000000" w:rsidRDefault="00000000" w:rsidRPr="00000000" w14:paraId="0000008A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"FALSE!"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8B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8C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8D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8E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08F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"не та задача"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90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91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92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93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94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spacing w:after="20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120455" cy="4826000"/>
            <wp:effectExtent b="0" l="0" r="0" t="0"/>
            <wp:docPr id="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455" cy="482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widowControl w:val="0"/>
        <w:numPr>
          <w:ilvl w:val="1"/>
          <w:numId w:val="1"/>
        </w:numPr>
        <w:tabs>
          <w:tab w:val="left" w:leader="none" w:pos="833"/>
          <w:tab w:val="left" w:leader="none" w:pos="834"/>
          <w:tab w:val="left" w:leader="none" w:pos="1629"/>
        </w:tabs>
        <w:spacing w:after="0" w:line="240" w:lineRule="auto"/>
        <w:ind w:left="114" w:right="3501" w:hanging="360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№5 Lab# programming: VNS Lab 1 Task 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spacing w:after="0" w:line="240" w:lineRule="auto"/>
        <w:ind w:left="144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ce9178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&lt;stdio.h&gt;</w:t>
      </w:r>
    </w:p>
    <w:p w:rsidR="00000000" w:rsidDel="00000000" w:rsidP="00000000" w:rsidRDefault="00000000" w:rsidRPr="00000000" w14:paraId="00000099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ce9178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&lt;math.h&gt;</w:t>
      </w:r>
    </w:p>
    <w:p w:rsidR="00000000" w:rsidDel="00000000" w:rsidP="00000000" w:rsidRDefault="00000000" w:rsidRPr="00000000" w14:paraId="0000009A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09C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a, sum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9D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n, m;</w:t>
      </w:r>
    </w:p>
    <w:p w:rsidR="00000000" w:rsidDel="00000000" w:rsidP="00000000" w:rsidRDefault="00000000" w:rsidRPr="00000000" w14:paraId="0000009E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"арифметична прогресія: 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9F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scanf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"%d"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n);</w:t>
      </w:r>
    </w:p>
    <w:p w:rsidR="00000000" w:rsidDel="00000000" w:rsidP="00000000" w:rsidRDefault="00000000" w:rsidRPr="00000000" w14:paraId="000000A0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i;</w:t>
      </w:r>
    </w:p>
    <w:p w:rsidR="00000000" w:rsidDel="00000000" w:rsidP="00000000" w:rsidRDefault="00000000" w:rsidRPr="00000000" w14:paraId="000000A1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0A2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(i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 i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&lt;=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n; i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A3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a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(i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/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pow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(i,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 ;</w:t>
      </w:r>
    </w:p>
    <w:p w:rsidR="00000000" w:rsidDel="00000000" w:rsidP="00000000" w:rsidRDefault="00000000" w:rsidRPr="00000000" w14:paraId="000000A4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sum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+=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a;</w:t>
      </w:r>
    </w:p>
    <w:p w:rsidR="00000000" w:rsidDel="00000000" w:rsidP="00000000" w:rsidRDefault="00000000" w:rsidRPr="00000000" w14:paraId="000000A5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A6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"%.4lf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, sum);</w:t>
      </w:r>
    </w:p>
    <w:p w:rsidR="00000000" w:rsidDel="00000000" w:rsidP="00000000" w:rsidRDefault="00000000" w:rsidRPr="00000000" w14:paraId="000000A8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A9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AA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c586c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widowControl w:val="0"/>
        <w:tabs>
          <w:tab w:val="left" w:leader="none" w:pos="833"/>
          <w:tab w:val="left" w:leader="none" w:pos="834"/>
          <w:tab w:val="left" w:leader="none" w:pos="1629"/>
        </w:tabs>
        <w:spacing w:after="0" w:line="240" w:lineRule="auto"/>
        <w:ind w:left="114" w:right="-559.7244094488178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324350" cy="7191375"/>
            <wp:effectExtent b="0" l="0" r="0" t="0"/>
            <wp:docPr id="1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7191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widowControl w:val="0"/>
        <w:tabs>
          <w:tab w:val="left" w:leader="none" w:pos="833"/>
          <w:tab w:val="left" w:leader="none" w:pos="834"/>
          <w:tab w:val="left" w:leader="none" w:pos="1629"/>
        </w:tabs>
        <w:spacing w:after="0" w:line="240" w:lineRule="auto"/>
        <w:ind w:left="114" w:right="-559.7244094488178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widowControl w:val="0"/>
        <w:numPr>
          <w:ilvl w:val="1"/>
          <w:numId w:val="1"/>
        </w:numPr>
        <w:tabs>
          <w:tab w:val="left" w:leader="none" w:pos="833"/>
          <w:tab w:val="left" w:leader="none" w:pos="834"/>
          <w:tab w:val="left" w:leader="none" w:pos="1629"/>
        </w:tabs>
        <w:spacing w:after="0" w:line="240" w:lineRule="auto"/>
        <w:ind w:left="113" w:right="-559.7244094488178" w:firstLine="360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№6 Lab# programming: Algotester Lab 1 Task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spacing w:after="0" w:line="240" w:lineRule="auto"/>
        <w:ind w:left="144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ce9178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&lt;stdio.h&gt;</w:t>
      </w:r>
    </w:p>
    <w:p w:rsidR="00000000" w:rsidDel="00000000" w:rsidP="00000000" w:rsidRDefault="00000000" w:rsidRPr="00000000" w14:paraId="000000B1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0B3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mana, hp, minusmana, minushp;</w:t>
      </w:r>
    </w:p>
    <w:p w:rsidR="00000000" w:rsidDel="00000000" w:rsidP="00000000" w:rsidRDefault="00000000" w:rsidRPr="00000000" w14:paraId="000000B4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mana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100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B5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hp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100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B6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i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;i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; i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B7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"Enter mana spent: 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B8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scanf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"%d"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minusmana);</w:t>
      </w:r>
    </w:p>
    <w:p w:rsidR="00000000" w:rsidDel="00000000" w:rsidP="00000000" w:rsidRDefault="00000000" w:rsidRPr="00000000" w14:paraId="000000B9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    mana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-=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minusmana;</w:t>
      </w:r>
    </w:p>
    <w:p w:rsidR="00000000" w:rsidDel="00000000" w:rsidP="00000000" w:rsidRDefault="00000000" w:rsidRPr="00000000" w14:paraId="000000BA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(mana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BB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"NO!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BC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break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BD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0BE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"Enter HP spent: 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BF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scanf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"%d"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minushp);</w:t>
      </w:r>
    </w:p>
    <w:p w:rsidR="00000000" w:rsidDel="00000000" w:rsidP="00000000" w:rsidRDefault="00000000" w:rsidRPr="00000000" w14:paraId="000000C0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hp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-=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minushp;</w:t>
      </w:r>
    </w:p>
    <w:p w:rsidR="00000000" w:rsidDel="00000000" w:rsidP="00000000" w:rsidRDefault="00000000" w:rsidRPr="00000000" w14:paraId="000000C1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</w:t>
      </w:r>
    </w:p>
    <w:p w:rsidR="00000000" w:rsidDel="00000000" w:rsidP="00000000" w:rsidRDefault="00000000" w:rsidRPr="00000000" w14:paraId="000000C2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   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(hp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C3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"NO!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C4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break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;}</w:t>
      </w:r>
    </w:p>
    <w:p w:rsidR="00000000" w:rsidDel="00000000" w:rsidP="00000000" w:rsidRDefault="00000000" w:rsidRPr="00000000" w14:paraId="000000C5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C6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(hp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&amp;&amp;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mana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C7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"YES!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C8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0C9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</w:t>
      </w:r>
    </w:p>
    <w:p w:rsidR="00000000" w:rsidDel="00000000" w:rsidP="00000000" w:rsidRDefault="00000000" w:rsidRPr="00000000" w14:paraId="000000CA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CC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CD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c586c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widowControl w:val="0"/>
        <w:tabs>
          <w:tab w:val="left" w:leader="none" w:pos="1629"/>
        </w:tabs>
        <w:spacing w:after="0" w:before="45"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120455" cy="6946900"/>
            <wp:effectExtent b="0" l="0" r="0" t="0"/>
            <wp:docPr id="1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455" cy="694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widowControl w:val="0"/>
        <w:numPr>
          <w:ilvl w:val="1"/>
          <w:numId w:val="1"/>
        </w:numPr>
        <w:tabs>
          <w:tab w:val="left" w:leader="none" w:pos="833"/>
          <w:tab w:val="left" w:leader="none" w:pos="834"/>
          <w:tab w:val="left" w:leader="none" w:pos="1629"/>
        </w:tabs>
        <w:spacing w:after="0" w:line="240" w:lineRule="auto"/>
        <w:ind w:left="113" w:right="1991.4566929133866" w:firstLine="360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№7</w:t>
        <w:tab/>
        <w:t xml:space="preserve">Lab# programming: Algotester Lab 2 Task 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spacing w:after="0" w:line="240" w:lineRule="auto"/>
        <w:ind w:left="144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ce9178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0D5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ce9178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&lt;vector&gt;</w:t>
      </w:r>
    </w:p>
    <w:p w:rsidR="00000000" w:rsidDel="00000000" w:rsidP="00000000" w:rsidRDefault="00000000" w:rsidRPr="00000000" w14:paraId="000000D6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D7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0D8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N;</w:t>
      </w:r>
    </w:p>
    <w:p w:rsidR="00000000" w:rsidDel="00000000" w:rsidP="00000000" w:rsidRDefault="00000000" w:rsidRPr="00000000" w14:paraId="000000D9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cin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N;</w:t>
      </w:r>
    </w:p>
    <w:p w:rsidR="00000000" w:rsidDel="00000000" w:rsidP="00000000" w:rsidRDefault="00000000" w:rsidRPr="00000000" w14:paraId="000000DA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vector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r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(N);</w:t>
      </w:r>
    </w:p>
    <w:p w:rsidR="00000000" w:rsidDel="00000000" w:rsidP="00000000" w:rsidRDefault="00000000" w:rsidRPr="00000000" w14:paraId="000000DC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a, b, c;</w:t>
      </w:r>
    </w:p>
    <w:p w:rsidR="00000000" w:rsidDel="00000000" w:rsidP="00000000" w:rsidRDefault="00000000" w:rsidRPr="00000000" w14:paraId="000000DD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i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 i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N; i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DE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cin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r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[i];</w:t>
      </w:r>
    </w:p>
    <w:p w:rsidR="00000000" w:rsidDel="00000000" w:rsidP="00000000" w:rsidRDefault="00000000" w:rsidRPr="00000000" w14:paraId="000000DF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E0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0E2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cin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a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b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c;</w:t>
      </w:r>
    </w:p>
    <w:p w:rsidR="00000000" w:rsidDel="00000000" w:rsidP="00000000" w:rsidRDefault="00000000" w:rsidRPr="00000000" w14:paraId="000000E3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i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 i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N; i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E5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r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[i]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a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||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r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[i]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b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||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r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[i]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c) {</w:t>
      </w:r>
    </w:p>
    <w:p w:rsidR="00000000" w:rsidDel="00000000" w:rsidP="00000000" w:rsidRDefault="00000000" w:rsidRPr="00000000" w14:paraId="000000E6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r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erase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r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begin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()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i);</w:t>
      </w:r>
    </w:p>
    <w:p w:rsidR="00000000" w:rsidDel="00000000" w:rsidP="00000000" w:rsidRDefault="00000000" w:rsidRPr="00000000" w14:paraId="000000E7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i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--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E8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N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--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E9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0EA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EB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M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N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EC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vector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sums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(M);</w:t>
      </w:r>
    </w:p>
    <w:p w:rsidR="00000000" w:rsidDel="00000000" w:rsidP="00000000" w:rsidRDefault="00000000" w:rsidRPr="00000000" w14:paraId="000000ED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i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 i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M; i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EE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sums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[i]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r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[i]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r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[i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0EF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cout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sums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[i]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 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0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F1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cout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endl;</w:t>
      </w:r>
    </w:p>
    <w:p w:rsidR="00000000" w:rsidDel="00000000" w:rsidP="00000000" w:rsidRDefault="00000000" w:rsidRPr="00000000" w14:paraId="000000F2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4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F5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0F7">
      <w:pPr>
        <w:shd w:fill="1f1f1f" w:val="clear"/>
        <w:spacing w:after="0" w:lineRule="auto"/>
        <w:rPr>
          <w:rFonts w:ascii="Consolas" w:cs="Consolas" w:eastAsia="Consolas" w:hAnsi="Consolas"/>
          <w:color w:val="c586c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widowControl w:val="0"/>
        <w:tabs>
          <w:tab w:val="left" w:leader="none" w:pos="1629"/>
        </w:tabs>
        <w:spacing w:after="0" w:before="45"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120455" cy="2908300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455" cy="290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widowControl w:val="0"/>
        <w:numPr>
          <w:ilvl w:val="1"/>
          <w:numId w:val="1"/>
        </w:numPr>
        <w:tabs>
          <w:tab w:val="left" w:leader="none" w:pos="833"/>
          <w:tab w:val="left" w:leader="none" w:pos="834"/>
          <w:tab w:val="left" w:leader="none" w:pos="1629"/>
        </w:tabs>
        <w:spacing w:after="0" w:line="240" w:lineRule="auto"/>
        <w:ind w:left="113" w:right="1849.7244094488196" w:firstLine="360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№8</w:t>
        <w:tab/>
        <w:t xml:space="preserve">Practice# programming: Class Practice Task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spacing w:after="0" w:line="240" w:lineRule="auto"/>
        <w:ind w:left="144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ce9178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0FD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ce9178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&lt;string&gt;</w:t>
      </w:r>
    </w:p>
    <w:p w:rsidR="00000000" w:rsidDel="00000000" w:rsidP="00000000" w:rsidRDefault="00000000" w:rsidRPr="00000000" w14:paraId="000000FE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F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100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count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1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string answer;</w:t>
      </w:r>
    </w:p>
    <w:p w:rsidR="00000000" w:rsidDel="00000000" w:rsidP="00000000" w:rsidRDefault="00000000" w:rsidRPr="00000000" w14:paraId="00000102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max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3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string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books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{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"1984"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"Woman in Berlin"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"Physchology of influence"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"Financier"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"Animal Farm A Fairy Story"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};</w:t>
      </w:r>
    </w:p>
    <w:p w:rsidR="00000000" w:rsidDel="00000000" w:rsidP="00000000" w:rsidRDefault="00000000" w:rsidRPr="00000000" w14:paraId="00000104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bool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available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{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};</w:t>
      </w:r>
    </w:p>
    <w:p w:rsidR="00000000" w:rsidDel="00000000" w:rsidP="00000000" w:rsidRDefault="00000000" w:rsidRPr="00000000" w14:paraId="00000105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pick;</w:t>
      </w:r>
    </w:p>
    <w:p w:rsidR="00000000" w:rsidDel="00000000" w:rsidP="00000000" w:rsidRDefault="00000000" w:rsidRPr="00000000" w14:paraId="00000106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choice;</w:t>
      </w:r>
    </w:p>
    <w:p w:rsidR="00000000" w:rsidDel="00000000" w:rsidP="00000000" w:rsidRDefault="00000000" w:rsidRPr="00000000" w14:paraId="00000107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string m;</w:t>
      </w:r>
    </w:p>
    <w:p w:rsidR="00000000" w:rsidDel="00000000" w:rsidP="00000000" w:rsidRDefault="00000000" w:rsidRPr="00000000" w14:paraId="00000108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9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LabelMenu:</w:t>
      </w:r>
    </w:p>
    <w:p w:rsidR="00000000" w:rsidDel="00000000" w:rsidP="00000000" w:rsidRDefault="00000000" w:rsidRPr="00000000" w14:paraId="0000010A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(count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10B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m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"Start?(y/n): 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C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0D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0E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m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"Keep going?(y|n): 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F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10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cout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m;</w:t>
      </w:r>
    </w:p>
    <w:p w:rsidR="00000000" w:rsidDel="00000000" w:rsidP="00000000" w:rsidRDefault="00000000" w:rsidRPr="00000000" w14:paraId="00000111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cin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answer;</w:t>
      </w:r>
    </w:p>
    <w:p w:rsidR="00000000" w:rsidDel="00000000" w:rsidP="00000000" w:rsidRDefault="00000000" w:rsidRPr="00000000" w14:paraId="00000112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113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(answer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"y"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14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count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15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cout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   Main Menu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16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cout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"1. List of books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17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cout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"2. Take a one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18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cout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"3. Return a one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19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cout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"Choose the option(1/2/3/4): 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1A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cin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choice;</w:t>
      </w:r>
    </w:p>
    <w:p w:rsidR="00000000" w:rsidDel="00000000" w:rsidP="00000000" w:rsidRDefault="00000000" w:rsidRPr="00000000" w14:paraId="0000011B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(choice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'1'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1D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cout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"List of books: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1E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i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 i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max; i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1F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    cout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i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". 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books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[i]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 ("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available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[i]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?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"Доступна"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"Позичена"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")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20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}</w:t>
      </w:r>
    </w:p>
    <w:p w:rsidR="00000000" w:rsidDel="00000000" w:rsidP="00000000" w:rsidRDefault="00000000" w:rsidRPr="00000000" w14:paraId="00000121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goto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LabelMenu;</w:t>
      </w:r>
    </w:p>
    <w:p w:rsidR="00000000" w:rsidDel="00000000" w:rsidP="00000000" w:rsidRDefault="00000000" w:rsidRPr="00000000" w14:paraId="00000122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</w:t>
      </w:r>
    </w:p>
    <w:p w:rsidR="00000000" w:rsidDel="00000000" w:rsidP="00000000" w:rsidRDefault="00000000" w:rsidRPr="00000000" w14:paraId="00000123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}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(choice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'2'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24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cout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"What one do you want to pick (1-5): 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25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cin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pick;</w:t>
      </w:r>
    </w:p>
    <w:p w:rsidR="00000000" w:rsidDel="00000000" w:rsidP="00000000" w:rsidRDefault="00000000" w:rsidRPr="00000000" w14:paraId="00000126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(pick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&gt;=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&amp;&amp;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pick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&lt;=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max) {</w:t>
      </w:r>
    </w:p>
    <w:p w:rsidR="00000000" w:rsidDel="00000000" w:rsidP="00000000" w:rsidRDefault="00000000" w:rsidRPr="00000000" w14:paraId="00000128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available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[pick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29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        cout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"You took a book '"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books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[pick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"'.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2A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available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[pick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false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2B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goto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LabelMenu;</w:t>
      </w:r>
    </w:p>
    <w:p w:rsidR="00000000" w:rsidDel="00000000" w:rsidP="00000000" w:rsidRDefault="00000000" w:rsidRPr="00000000" w14:paraId="0000012C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    }</w:t>
      </w:r>
    </w:p>
    <w:p w:rsidR="00000000" w:rsidDel="00000000" w:rsidP="00000000" w:rsidRDefault="00000000" w:rsidRPr="00000000" w14:paraId="0000012D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2E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        cout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"This book was already taken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2F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goto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LabelMenu;</w:t>
      </w:r>
    </w:p>
    <w:p w:rsidR="00000000" w:rsidDel="00000000" w:rsidP="00000000" w:rsidRDefault="00000000" w:rsidRPr="00000000" w14:paraId="00000130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    }</w:t>
      </w:r>
    </w:p>
    <w:p w:rsidR="00000000" w:rsidDel="00000000" w:rsidP="00000000" w:rsidRDefault="00000000" w:rsidRPr="00000000" w14:paraId="00000131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}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32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    cout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"Unknown number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33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goto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LabelMenu;</w:t>
      </w:r>
    </w:p>
    <w:p w:rsidR="00000000" w:rsidDel="00000000" w:rsidP="00000000" w:rsidRDefault="00000000" w:rsidRPr="00000000" w14:paraId="00000134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}</w:t>
      </w:r>
    </w:p>
    <w:p w:rsidR="00000000" w:rsidDel="00000000" w:rsidP="00000000" w:rsidRDefault="00000000" w:rsidRPr="00000000" w14:paraId="00000135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}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(choice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'3'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36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cout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"What one do you want to return? (1-5): 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37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cin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pick;</w:t>
      </w:r>
    </w:p>
    <w:p w:rsidR="00000000" w:rsidDel="00000000" w:rsidP="00000000" w:rsidRDefault="00000000" w:rsidRPr="00000000" w14:paraId="00000138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(pick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&gt;=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&amp;&amp;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pick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&lt;=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max) {</w:t>
      </w:r>
    </w:p>
    <w:p w:rsidR="00000000" w:rsidDel="00000000" w:rsidP="00000000" w:rsidRDefault="00000000" w:rsidRPr="00000000" w14:paraId="0000013A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available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[pick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false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3B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        cout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"You've gave &lt;&lt;"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books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[pick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"&gt;&gt; back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3C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available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[pick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3D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    }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3E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        cout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"You haven't taken it from the library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3F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goto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LabelMenu;</w:t>
      </w:r>
    </w:p>
    <w:p w:rsidR="00000000" w:rsidDel="00000000" w:rsidP="00000000" w:rsidRDefault="00000000" w:rsidRPr="00000000" w14:paraId="00000140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    }</w:t>
      </w:r>
    </w:p>
    <w:p w:rsidR="00000000" w:rsidDel="00000000" w:rsidP="00000000" w:rsidRDefault="00000000" w:rsidRPr="00000000" w14:paraId="00000141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}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42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    cout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"it's no available book with this number.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43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goto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LabelMenu;</w:t>
      </w:r>
    </w:p>
    <w:p w:rsidR="00000000" w:rsidDel="00000000" w:rsidP="00000000" w:rsidRDefault="00000000" w:rsidRPr="00000000" w14:paraId="00000144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}</w:t>
      </w:r>
    </w:p>
    <w:p w:rsidR="00000000" w:rsidDel="00000000" w:rsidP="00000000" w:rsidRDefault="00000000" w:rsidRPr="00000000" w14:paraId="00000145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46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47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cout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"Maybe mistake. Try again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48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goto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LabelMenu;</w:t>
      </w:r>
    </w:p>
    <w:p w:rsidR="00000000" w:rsidDel="00000000" w:rsidP="00000000" w:rsidRDefault="00000000" w:rsidRPr="00000000" w14:paraId="00000149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4A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4B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4D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4E">
      <w:pPr>
        <w:shd w:fill="1f1f1f" w:val="clear"/>
        <w:spacing w:after="0" w:lineRule="auto"/>
        <w:rPr>
          <w:rFonts w:ascii="Consolas" w:cs="Consolas" w:eastAsia="Consolas" w:hAnsi="Consolas"/>
          <w:color w:val="c586c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spacing w:after="20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widowControl w:val="0"/>
        <w:numPr>
          <w:ilvl w:val="1"/>
          <w:numId w:val="1"/>
        </w:numPr>
        <w:tabs>
          <w:tab w:val="left" w:leader="none" w:pos="833"/>
          <w:tab w:val="left" w:leader="none" w:pos="834"/>
          <w:tab w:val="left" w:leader="none" w:pos="1629"/>
        </w:tabs>
        <w:spacing w:after="0" w:line="240" w:lineRule="auto"/>
        <w:ind w:left="113" w:right="2274.921259842521" w:firstLine="360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№9</w:t>
        <w:tab/>
        <w:t xml:space="preserve">Practice# programming:  Self Practice Task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spacing w:after="0" w:line="240" w:lineRule="auto"/>
        <w:ind w:left="144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ce9178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154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ce9178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&lt;vector&gt;</w:t>
      </w:r>
    </w:p>
    <w:p w:rsidR="00000000" w:rsidDel="00000000" w:rsidP="00000000" w:rsidRDefault="00000000" w:rsidRPr="00000000" w14:paraId="00000155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56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158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n;</w:t>
      </w:r>
    </w:p>
    <w:p w:rsidR="00000000" w:rsidDel="00000000" w:rsidP="00000000" w:rsidRDefault="00000000" w:rsidRPr="00000000" w14:paraId="00000159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cin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n;</w:t>
      </w:r>
    </w:p>
    <w:p w:rsidR="00000000" w:rsidDel="00000000" w:rsidP="00000000" w:rsidRDefault="00000000" w:rsidRPr="00000000" w14:paraId="0000015A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vector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myVector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(n);</w:t>
      </w:r>
    </w:p>
    <w:p w:rsidR="00000000" w:rsidDel="00000000" w:rsidP="00000000" w:rsidRDefault="00000000" w:rsidRPr="00000000" w14:paraId="0000015C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yellow;</w:t>
      </w:r>
    </w:p>
    <w:p w:rsidR="00000000" w:rsidDel="00000000" w:rsidP="00000000" w:rsidRDefault="00000000" w:rsidRPr="00000000" w14:paraId="0000015D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blue;</w:t>
      </w:r>
    </w:p>
    <w:p w:rsidR="00000000" w:rsidDel="00000000" w:rsidP="00000000" w:rsidRDefault="00000000" w:rsidRPr="00000000" w14:paraId="0000015E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numberOfchanges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5F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myVector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1e18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{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};</w:t>
      </w:r>
    </w:p>
    <w:p w:rsidR="00000000" w:rsidDel="00000000" w:rsidP="00000000" w:rsidRDefault="00000000" w:rsidRPr="00000000" w14:paraId="00000160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162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cin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yellow;</w:t>
      </w:r>
    </w:p>
    <w:p w:rsidR="00000000" w:rsidDel="00000000" w:rsidP="00000000" w:rsidRDefault="00000000" w:rsidRPr="00000000" w14:paraId="00000163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i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 i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n; i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+=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yellow)) {</w:t>
      </w:r>
    </w:p>
    <w:p w:rsidR="00000000" w:rsidDel="00000000" w:rsidP="00000000" w:rsidRDefault="00000000" w:rsidRPr="00000000" w14:paraId="00000165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j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i; j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i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yellow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&amp;&amp;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j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n; j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66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myVector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[j]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+=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67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68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69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16B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cin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blue;</w:t>
      </w:r>
    </w:p>
    <w:p w:rsidR="00000000" w:rsidDel="00000000" w:rsidP="00000000" w:rsidRDefault="00000000" w:rsidRPr="00000000" w14:paraId="0000016D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i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 i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n; i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+=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blue)) {</w:t>
      </w:r>
    </w:p>
    <w:p w:rsidR="00000000" w:rsidDel="00000000" w:rsidP="00000000" w:rsidRDefault="00000000" w:rsidRPr="00000000" w14:paraId="0000016F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j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i; j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i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blue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&amp;&amp;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j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n; j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70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myVector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[j]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+=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71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72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73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174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k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 k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n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 k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75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myVector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[k]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myVector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[k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]) {</w:t>
      </w:r>
    </w:p>
    <w:p w:rsidR="00000000" w:rsidDel="00000000" w:rsidP="00000000" w:rsidRDefault="00000000" w:rsidRPr="00000000" w14:paraId="00000176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numberOfchanges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77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78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79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cout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numberOfchanges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endl;</w:t>
      </w:r>
    </w:p>
    <w:p w:rsidR="00000000" w:rsidDel="00000000" w:rsidP="00000000" w:rsidRDefault="00000000" w:rsidRPr="00000000" w14:paraId="0000017A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7C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7D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c586c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spacing w:after="20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120455" cy="424180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455" cy="424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spacing w:after="0" w:before="40" w:line="240" w:lineRule="auto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6"/>
          <w:szCs w:val="26"/>
          <w:rtl w:val="0"/>
        </w:rPr>
        <w:t xml:space="preserve">5.</w:t>
        <w:tab/>
        <w:t xml:space="preserve">Результати виконання завдань, тестування та фактично затрачений час: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widowControl w:val="0"/>
        <w:spacing w:after="0" w:before="45"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 3  Lab# programming: VNS Lab 1 Task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shd w:fill="2b2b2b" w:val="clear"/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120455" cy="342900"/>
            <wp:effectExtent b="0" l="0" r="0" t="0"/>
            <wp:docPr id="1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455" cy="34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shd w:fill="2b2b2b" w:val="clear"/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widowControl w:val="0"/>
        <w:spacing w:after="0" w:before="45" w:line="240" w:lineRule="auto"/>
        <w:ind w:left="113" w:firstLine="0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№4 Lab# programming: VNS Lab 1 Task 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spacing w:after="0" w:before="240" w:line="240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</w:rPr>
        <w:drawing>
          <wp:inline distB="114300" distT="114300" distL="114300" distR="114300">
            <wp:extent cx="5353050" cy="4648200"/>
            <wp:effectExtent b="0" l="0" r="0" t="0"/>
            <wp:docPr id="1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464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widowControl w:val="0"/>
        <w:numPr>
          <w:ilvl w:val="1"/>
          <w:numId w:val="1"/>
        </w:numPr>
        <w:spacing w:after="0" w:line="240" w:lineRule="auto"/>
        <w:ind w:left="113" w:right="3501" w:firstLine="360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№5</w:t>
        <w:tab/>
        <w:t xml:space="preserve">Lab# programming: VNS Lab 1 Task 2</w:t>
      </w:r>
    </w:p>
    <w:p w:rsidR="00000000" w:rsidDel="00000000" w:rsidP="00000000" w:rsidRDefault="00000000" w:rsidRPr="00000000" w14:paraId="00000187">
      <w:pPr>
        <w:widowControl w:val="0"/>
        <w:spacing w:after="0" w:line="240" w:lineRule="auto"/>
        <w:ind w:left="114" w:right="3501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219575" cy="476250"/>
            <wp:effectExtent b="0" l="0" r="0" t="0"/>
            <wp:docPr id="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476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widowControl w:val="0"/>
        <w:numPr>
          <w:ilvl w:val="1"/>
          <w:numId w:val="1"/>
        </w:numPr>
        <w:tabs>
          <w:tab w:val="left" w:leader="none" w:pos="833"/>
          <w:tab w:val="left" w:leader="none" w:pos="834"/>
          <w:tab w:val="left" w:leader="none" w:pos="1629"/>
        </w:tabs>
        <w:spacing w:after="0" w:line="240" w:lineRule="auto"/>
        <w:ind w:left="113" w:right="-559.7244094488178" w:firstLine="360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№6 Lab# programming: Algotester Lab 1 Task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widowControl w:val="0"/>
        <w:spacing w:after="0" w:line="240" w:lineRule="auto"/>
        <w:ind w:left="114" w:right="3501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219450" cy="2276475"/>
            <wp:effectExtent b="0" l="0" r="0" t="0"/>
            <wp:docPr id="1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2276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widowControl w:val="0"/>
        <w:numPr>
          <w:ilvl w:val="1"/>
          <w:numId w:val="1"/>
        </w:numPr>
        <w:spacing w:after="0" w:line="240" w:lineRule="auto"/>
        <w:ind w:left="113" w:right="1991.4566929133866" w:firstLine="360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№7</w:t>
        <w:tab/>
        <w:t xml:space="preserve">Lab# programming: Algotester Lab 2 Task 2</w:t>
      </w:r>
    </w:p>
    <w:p w:rsidR="00000000" w:rsidDel="00000000" w:rsidP="00000000" w:rsidRDefault="00000000" w:rsidRPr="00000000" w14:paraId="0000018B">
      <w:pPr>
        <w:spacing w:after="0" w:before="240" w:line="240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</w:rPr>
        <w:drawing>
          <wp:inline distB="114300" distT="114300" distL="114300" distR="114300">
            <wp:extent cx="809625" cy="1179512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09625" cy="11795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widowControl w:val="0"/>
        <w:numPr>
          <w:ilvl w:val="1"/>
          <w:numId w:val="1"/>
        </w:numPr>
        <w:spacing w:after="0" w:line="240" w:lineRule="auto"/>
        <w:ind w:left="113" w:right="1849.7244094488196" w:firstLine="360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№8</w:t>
        <w:tab/>
        <w:t xml:space="preserve">Practice# programming: Class Practice Task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spacing w:after="0" w:before="240" w:line="240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</w:rPr>
        <w:drawing>
          <wp:inline distB="114300" distT="114300" distL="114300" distR="114300">
            <wp:extent cx="3924300" cy="7829550"/>
            <wp:effectExtent b="0" l="0" r="0" t="0"/>
            <wp:docPr id="1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7829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widowControl w:val="0"/>
        <w:numPr>
          <w:ilvl w:val="1"/>
          <w:numId w:val="1"/>
        </w:numPr>
        <w:spacing w:after="0" w:line="240" w:lineRule="auto"/>
        <w:ind w:left="113" w:right="2274.921259842521" w:firstLine="360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№9</w:t>
        <w:tab/>
        <w:t xml:space="preserve">Practice# programming:  Self Practice Task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spacing w:after="0" w:before="240" w:line="240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</w:rPr>
        <w:drawing>
          <wp:inline distB="114300" distT="114300" distL="114300" distR="114300">
            <wp:extent cx="419100" cy="762000"/>
            <wp:effectExtent b="0" l="0" r="0" t="0"/>
            <wp:docPr id="9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9100" cy="76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spacing w:after="0" w:before="240" w:line="240" w:lineRule="auto"/>
        <w:rPr>
          <w:rFonts w:ascii="Times New Roman" w:cs="Times New Roman" w:eastAsia="Times New Roman" w:hAnsi="Times New Roman"/>
          <w:b w:val="1"/>
          <w:color w:val="000000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32"/>
          <w:szCs w:val="32"/>
          <w:rtl w:val="0"/>
        </w:rPr>
        <w:t xml:space="preserve">Посилання на pull request</w:t>
      </w:r>
    </w:p>
    <w:p w:rsidR="00000000" w:rsidDel="00000000" w:rsidP="00000000" w:rsidRDefault="00000000" w:rsidRPr="00000000" w14:paraId="00000191">
      <w:pPr>
        <w:spacing w:after="0" w:before="240" w:line="240" w:lineRule="auto"/>
        <w:rPr/>
      </w:pPr>
      <w:del w:author="Олег Сокаль" w:id="0" w:date="2023-10-30T23:05:54Z">
        <w:r w:rsidDel="00000000" w:rsidR="00000000" w:rsidRPr="00000000">
          <w:rPr>
            <w:rtl w:val="0"/>
          </w:rPr>
          <w:delText xml:space="preserve">https://github.com/artificial-intelligence-department/ai_programming_playground/pull/100/files</w:delText>
        </w:r>
      </w:del>
      <w:ins w:author="Олег Сокаль" w:id="0" w:date="2023-10-30T23:05:54Z">
        <w:r w:rsidDel="00000000" w:rsidR="00000000" w:rsidRPr="00000000">
          <w:fldChar w:fldCharType="begin"/>
        </w:r>
        <w:r w:rsidDel="00000000" w:rsidR="00000000" w:rsidRPr="00000000">
          <w:instrText xml:space="preserve">HYPERLINK "https://github.com/artificial-intelligence-department/ai_programming_playground/pull/100/files"</w:instrText>
        </w:r>
        <w:r w:rsidDel="00000000" w:rsidR="00000000" w:rsidRPr="00000000">
          <w:fldChar w:fldCharType="separate"/>
        </w:r>
        <w:r w:rsidDel="00000000" w:rsidR="00000000" w:rsidRPr="00000000">
          <w:rPr>
            <w:color w:val="1155cc"/>
            <w:u w:val="single"/>
            <w:rtl w:val="0"/>
          </w:rPr>
          <w:t xml:space="preserve">https://github.com/artificial-intelligence-department/ai_programming_playground/pull/100/files</w:t>
        </w:r>
        <w:r w:rsidDel="00000000" w:rsidR="00000000" w:rsidRPr="00000000">
          <w:fldChar w:fldCharType="end"/>
        </w:r>
      </w:ins>
      <w:ins w:author="Олег Сокаль" w:id="1" w:date="2023-10-30T23:05:52Z">
        <w:r w:rsidDel="00000000" w:rsidR="00000000" w:rsidRPr="00000000">
          <w:rPr>
            <w:rtl w:val="0"/>
          </w:rPr>
          <w:t xml:space="preserve"> </w:t>
        </w:r>
      </w:ins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spacing w:after="0" w:before="24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spacing w:after="0" w:before="240" w:line="240" w:lineRule="auto"/>
        <w:rPr>
          <w:rFonts w:ascii="Times New Roman" w:cs="Times New Roman" w:eastAsia="Times New Roman" w:hAnsi="Times New Roman"/>
          <w:b w:val="1"/>
          <w:color w:val="000000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32"/>
          <w:szCs w:val="32"/>
          <w:rtl w:val="0"/>
        </w:rPr>
        <w:t xml:space="preserve">Висновки: </w:t>
      </w:r>
    </w:p>
    <w:p w:rsidR="00000000" w:rsidDel="00000000" w:rsidP="00000000" w:rsidRDefault="00000000" w:rsidRPr="00000000" w14:paraId="0000019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Навчився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користуватися циклами та масивами.</w:t>
      </w:r>
      <w:r w:rsidDel="00000000" w:rsidR="00000000" w:rsidRPr="00000000">
        <w:rPr>
          <w:rtl w:val="0"/>
        </w:rPr>
      </w:r>
    </w:p>
    <w:sectPr>
      <w:type w:val="continuous"/>
      <w:pgSz w:h="16838" w:w="11906" w:orient="portrait"/>
      <w:pgMar w:bottom="850" w:top="850" w:left="1417" w:right="850" w:header="708" w:footer="708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Times New Roman"/>
  <w:font w:name="Georgia"/>
  <w:font w:name="Consolas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834" w:hanging="720"/>
      </w:pPr>
      <w:rPr>
        <w:rFonts w:ascii="Times New Roman" w:cs="Times New Roman" w:eastAsia="Times New Roman" w:hAnsi="Times New Roman"/>
        <w:b w:val="1"/>
        <w:sz w:val="26"/>
        <w:szCs w:val="26"/>
      </w:rPr>
    </w:lvl>
    <w:lvl w:ilvl="1">
      <w:start w:val="0"/>
      <w:numFmt w:val="bullet"/>
      <w:lvlText w:val="-"/>
      <w:lvlJc w:val="left"/>
      <w:pPr>
        <w:ind w:left="114" w:hanging="360"/>
      </w:pPr>
      <w:rPr>
        <w:rFonts w:ascii="Times New Roman" w:cs="Times New Roman" w:eastAsia="Times New Roman" w:hAnsi="Times New Roman"/>
        <w:sz w:val="24"/>
        <w:szCs w:val="24"/>
      </w:rPr>
    </w:lvl>
    <w:lvl w:ilvl="2">
      <w:start w:val="0"/>
      <w:numFmt w:val="bullet"/>
      <w:lvlText w:val="•"/>
      <w:lvlJc w:val="left"/>
      <w:pPr>
        <w:ind w:left="1882" w:hanging="360"/>
      </w:pPr>
      <w:rPr/>
    </w:lvl>
    <w:lvl w:ilvl="3">
      <w:start w:val="0"/>
      <w:numFmt w:val="bullet"/>
      <w:lvlText w:val="•"/>
      <w:lvlJc w:val="left"/>
      <w:pPr>
        <w:ind w:left="2924" w:hanging="360"/>
      </w:pPr>
      <w:rPr/>
    </w:lvl>
    <w:lvl w:ilvl="4">
      <w:start w:val="0"/>
      <w:numFmt w:val="bullet"/>
      <w:lvlText w:val="•"/>
      <w:lvlJc w:val="left"/>
      <w:pPr>
        <w:ind w:left="3966" w:hanging="360"/>
      </w:pPr>
      <w:rPr/>
    </w:lvl>
    <w:lvl w:ilvl="5">
      <w:start w:val="0"/>
      <w:numFmt w:val="bullet"/>
      <w:lvlText w:val="•"/>
      <w:lvlJc w:val="left"/>
      <w:pPr>
        <w:ind w:left="5008" w:hanging="360"/>
      </w:pPr>
      <w:rPr/>
    </w:lvl>
    <w:lvl w:ilvl="6">
      <w:start w:val="0"/>
      <w:numFmt w:val="bullet"/>
      <w:lvlText w:val="•"/>
      <w:lvlJc w:val="left"/>
      <w:pPr>
        <w:ind w:left="6051" w:hanging="360"/>
      </w:pPr>
      <w:rPr/>
    </w:lvl>
    <w:lvl w:ilvl="7">
      <w:start w:val="0"/>
      <w:numFmt w:val="bullet"/>
      <w:lvlText w:val="•"/>
      <w:lvlJc w:val="left"/>
      <w:pPr>
        <w:ind w:left="7093" w:hanging="360"/>
      </w:pPr>
      <w:rPr/>
    </w:lvl>
    <w:lvl w:ilvl="8">
      <w:start w:val="0"/>
      <w:numFmt w:val="bullet"/>
      <w:lvlText w:val="•"/>
      <w:lvlJc w:val="left"/>
      <w:pPr>
        <w:ind w:left="8135" w:hanging="360"/>
      </w:pPr>
      <w:rPr/>
    </w:lvl>
  </w:abstractNum>
  <w:abstractNum w:abstractNumId="2">
    <w:lvl w:ilvl="0">
      <w:start w:val="1"/>
      <w:numFmt w:val="decimal"/>
      <w:lvlText w:val="%1)"/>
      <w:lvlJc w:val="left"/>
      <w:pPr>
        <w:ind w:left="834" w:hanging="359.99999999999994"/>
      </w:pPr>
      <w:rPr>
        <w:rFonts w:ascii="Times New Roman" w:cs="Times New Roman" w:eastAsia="Times New Roman" w:hAnsi="Times New Roman"/>
        <w:sz w:val="24"/>
        <w:szCs w:val="24"/>
      </w:rPr>
    </w:lvl>
    <w:lvl w:ilvl="1">
      <w:start w:val="0"/>
      <w:numFmt w:val="bullet"/>
      <w:lvlText w:val="•"/>
      <w:lvlJc w:val="left"/>
      <w:pPr>
        <w:ind w:left="1778" w:hanging="360"/>
      </w:pPr>
      <w:rPr/>
    </w:lvl>
    <w:lvl w:ilvl="2">
      <w:start w:val="0"/>
      <w:numFmt w:val="bullet"/>
      <w:lvlText w:val="•"/>
      <w:lvlJc w:val="left"/>
      <w:pPr>
        <w:ind w:left="2716" w:hanging="360"/>
      </w:pPr>
      <w:rPr/>
    </w:lvl>
    <w:lvl w:ilvl="3">
      <w:start w:val="0"/>
      <w:numFmt w:val="bullet"/>
      <w:lvlText w:val="•"/>
      <w:lvlJc w:val="left"/>
      <w:pPr>
        <w:ind w:left="3654" w:hanging="360"/>
      </w:pPr>
      <w:rPr/>
    </w:lvl>
    <w:lvl w:ilvl="4">
      <w:start w:val="0"/>
      <w:numFmt w:val="bullet"/>
      <w:lvlText w:val="•"/>
      <w:lvlJc w:val="left"/>
      <w:pPr>
        <w:ind w:left="4592" w:hanging="360"/>
      </w:pPr>
      <w:rPr/>
    </w:lvl>
    <w:lvl w:ilvl="5">
      <w:start w:val="0"/>
      <w:numFmt w:val="bullet"/>
      <w:lvlText w:val="•"/>
      <w:lvlJc w:val="left"/>
      <w:pPr>
        <w:ind w:left="5530" w:hanging="360"/>
      </w:pPr>
      <w:rPr/>
    </w:lvl>
    <w:lvl w:ilvl="6">
      <w:start w:val="0"/>
      <w:numFmt w:val="bullet"/>
      <w:lvlText w:val="•"/>
      <w:lvlJc w:val="left"/>
      <w:pPr>
        <w:ind w:left="6468" w:hanging="360"/>
      </w:pPr>
      <w:rPr/>
    </w:lvl>
    <w:lvl w:ilvl="7">
      <w:start w:val="0"/>
      <w:numFmt w:val="bullet"/>
      <w:lvlText w:val="•"/>
      <w:lvlJc w:val="left"/>
      <w:pPr>
        <w:ind w:left="7406" w:hanging="360"/>
      </w:pPr>
      <w:rPr/>
    </w:lvl>
    <w:lvl w:ilvl="8">
      <w:start w:val="0"/>
      <w:numFmt w:val="bullet"/>
      <w:lvlText w:val="•"/>
      <w:lvlJc w:val="left"/>
      <w:pPr>
        <w:ind w:left="8344" w:hanging="360"/>
      </w:pPr>
      <w:rPr/>
    </w:lvl>
  </w:abstractNum>
  <w:abstractNum w:abstractNumId="3">
    <w:lvl w:ilvl="0">
      <w:start w:val="0"/>
      <w:numFmt w:val="bullet"/>
      <w:lvlText w:val="-"/>
      <w:lvlJc w:val="left"/>
      <w:pPr>
        <w:ind w:left="834" w:hanging="359.99999999999994"/>
      </w:pPr>
      <w:rPr>
        <w:rFonts w:ascii="Times New Roman" w:cs="Times New Roman" w:eastAsia="Times New Roman" w:hAnsi="Times New Roman"/>
        <w:sz w:val="24"/>
        <w:szCs w:val="24"/>
      </w:rPr>
    </w:lvl>
    <w:lvl w:ilvl="1">
      <w:start w:val="0"/>
      <w:numFmt w:val="bullet"/>
      <w:lvlText w:val="o"/>
      <w:lvlJc w:val="left"/>
      <w:pPr>
        <w:ind w:left="1554" w:hanging="360"/>
      </w:pPr>
      <w:rPr/>
    </w:lvl>
    <w:lvl w:ilvl="2">
      <w:start w:val="0"/>
      <w:numFmt w:val="bullet"/>
      <w:lvlText w:val="▪"/>
      <w:lvlJc w:val="left"/>
      <w:pPr>
        <w:ind w:left="2274" w:hanging="360"/>
      </w:pPr>
      <w:rPr>
        <w:rFonts w:ascii="Times New Roman" w:cs="Times New Roman" w:eastAsia="Times New Roman" w:hAnsi="Times New Roman"/>
        <w:sz w:val="24"/>
        <w:szCs w:val="24"/>
      </w:rPr>
    </w:lvl>
    <w:lvl w:ilvl="3">
      <w:start w:val="0"/>
      <w:numFmt w:val="bullet"/>
      <w:lvlText w:val="•"/>
      <w:lvlJc w:val="left"/>
      <w:pPr>
        <w:ind w:left="3272" w:hanging="360"/>
      </w:pPr>
      <w:rPr/>
    </w:lvl>
    <w:lvl w:ilvl="4">
      <w:start w:val="0"/>
      <w:numFmt w:val="bullet"/>
      <w:lvlText w:val="•"/>
      <w:lvlJc w:val="left"/>
      <w:pPr>
        <w:ind w:left="4265" w:hanging="360"/>
      </w:pPr>
      <w:rPr/>
    </w:lvl>
    <w:lvl w:ilvl="5">
      <w:start w:val="0"/>
      <w:numFmt w:val="bullet"/>
      <w:lvlText w:val="•"/>
      <w:lvlJc w:val="left"/>
      <w:pPr>
        <w:ind w:left="5257" w:hanging="360"/>
      </w:pPr>
      <w:rPr/>
    </w:lvl>
    <w:lvl w:ilvl="6">
      <w:start w:val="0"/>
      <w:numFmt w:val="bullet"/>
      <w:lvlText w:val="•"/>
      <w:lvlJc w:val="left"/>
      <w:pPr>
        <w:ind w:left="6250" w:hanging="360"/>
      </w:pPr>
      <w:rPr/>
    </w:lvl>
    <w:lvl w:ilvl="7">
      <w:start w:val="0"/>
      <w:numFmt w:val="bullet"/>
      <w:lvlText w:val="•"/>
      <w:lvlJc w:val="left"/>
      <w:pPr>
        <w:ind w:left="7242" w:hanging="360"/>
      </w:pPr>
      <w:rPr/>
    </w:lvl>
    <w:lvl w:ilvl="8">
      <w:start w:val="0"/>
      <w:numFmt w:val="bullet"/>
      <w:lvlText w:val="•"/>
      <w:lvlJc w:val="left"/>
      <w:pPr>
        <w:ind w:left="8235" w:hanging="360"/>
      </w:pPr>
      <w:rPr/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b w:val="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uk-UA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line="240" w:lineRule="auto"/>
    </w:pPr>
    <w:rPr>
      <w:rFonts w:ascii="Times New Roman" w:cs="Times New Roman" w:eastAsia="Times New Roman" w:hAnsi="Times New Roman"/>
      <w:b w:val="1"/>
      <w:sz w:val="48"/>
      <w:szCs w:val="48"/>
    </w:rPr>
  </w:style>
  <w:style w:type="paragraph" w:styleId="Heading2">
    <w:name w:val="heading 2"/>
    <w:basedOn w:val="Normal"/>
    <w:next w:val="Normal"/>
    <w:pPr>
      <w:spacing w:line="240" w:lineRule="auto"/>
    </w:pPr>
    <w:rPr>
      <w:rFonts w:ascii="Times New Roman" w:cs="Times New Roman" w:eastAsia="Times New Roman" w:hAnsi="Times New Roman"/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9.png"/><Relationship Id="rId11" Type="http://schemas.openxmlformats.org/officeDocument/2006/relationships/hyperlink" Target="https://algotester.com/uk/ArchiveProblem/DisplayWithFile/40795" TargetMode="External"/><Relationship Id="rId22" Type="http://schemas.openxmlformats.org/officeDocument/2006/relationships/image" Target="media/image2.png"/><Relationship Id="rId10" Type="http://schemas.openxmlformats.org/officeDocument/2006/relationships/hyperlink" Target="https://drive.google.com/drive/u/0/folders/1rywFoh9PJBgf_vJn5EwSyo0Ywo7BvtI3" TargetMode="External"/><Relationship Id="rId21" Type="http://schemas.openxmlformats.org/officeDocument/2006/relationships/image" Target="media/image4.png"/><Relationship Id="rId13" Type="http://schemas.openxmlformats.org/officeDocument/2006/relationships/image" Target="media/image13.png"/><Relationship Id="rId24" Type="http://schemas.openxmlformats.org/officeDocument/2006/relationships/image" Target="media/image14.png"/><Relationship Id="rId12" Type="http://schemas.openxmlformats.org/officeDocument/2006/relationships/image" Target="media/image7.png"/><Relationship Id="rId23" Type="http://schemas.openxmlformats.org/officeDocument/2006/relationships/image" Target="media/image1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drive.google.com/drive/u/0/folders/1rywFoh9PJBgf_vJn5EwSyo0Ywo7BvtI3" TargetMode="External"/><Relationship Id="rId15" Type="http://schemas.openxmlformats.org/officeDocument/2006/relationships/image" Target="media/image12.png"/><Relationship Id="rId14" Type="http://schemas.openxmlformats.org/officeDocument/2006/relationships/image" Target="media/image5.png"/><Relationship Id="rId17" Type="http://schemas.openxmlformats.org/officeDocument/2006/relationships/image" Target="media/image6.png"/><Relationship Id="rId16" Type="http://schemas.openxmlformats.org/officeDocument/2006/relationships/image" Target="media/image8.png"/><Relationship Id="rId5" Type="http://schemas.openxmlformats.org/officeDocument/2006/relationships/styles" Target="styles.xml"/><Relationship Id="rId19" Type="http://schemas.openxmlformats.org/officeDocument/2006/relationships/image" Target="media/image16.png"/><Relationship Id="rId6" Type="http://schemas.openxmlformats.org/officeDocument/2006/relationships/image" Target="media/image1.png"/><Relationship Id="rId18" Type="http://schemas.openxmlformats.org/officeDocument/2006/relationships/image" Target="media/image11.png"/><Relationship Id="rId7" Type="http://schemas.openxmlformats.org/officeDocument/2006/relationships/image" Target="media/image10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